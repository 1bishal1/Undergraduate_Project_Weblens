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6A0350" w14:textId="250C57DC" w:rsidR="00B005A7" w:rsidRDefault="006161D4" w:rsidP="00B005A7">
      <w:pPr>
        <w:pStyle w:val="Heading1"/>
        <w:rPr>
          <w:ins w:id="0" w:author="bishal tamang" w:date="2026-09-16T21:28:00Z" w16du:dateUtc="2026-09-16T15:43:00Z"/>
        </w:rPr>
        <w:pPrChange w:id="1" w:author="bishal tamang" w:date="2026-09-16T21:29:00Z" w16du:dateUtc="2026-09-16T15:44:00Z">
          <w:pPr>
            <w:jc w:val="both"/>
          </w:pPr>
        </w:pPrChange>
      </w:pPr>
      <w:ins w:id="2" w:author="bishal tamang" w:date="2026-09-16T21:17:00Z" w16du:dateUtc="2026-09-16T15:32:00Z">
        <w:r w:rsidRPr="00D576F8">
          <w:t xml:space="preserve">CHAPTER </w:t>
        </w:r>
        <w:proofErr w:type="gramStart"/>
        <w:r w:rsidRPr="00B005A7">
          <w:t>1 :</w:t>
        </w:r>
        <w:proofErr w:type="gramEnd"/>
        <w:r w:rsidRPr="00B005A7">
          <w:t xml:space="preserve"> Introduction</w:t>
        </w:r>
      </w:ins>
    </w:p>
    <w:p w14:paraId="7BD530F6" w14:textId="445C0BE0" w:rsidR="00B005A7" w:rsidRDefault="00B005A7" w:rsidP="00B005A7">
      <w:pPr>
        <w:pStyle w:val="Heading2"/>
        <w:rPr>
          <w:ins w:id="3" w:author="bishal tamang" w:date="2026-09-16T21:29:00Z" w16du:dateUtc="2026-09-16T15:44:00Z"/>
        </w:rPr>
        <w:pPrChange w:id="4" w:author="bishal tamang" w:date="2026-09-16T21:29:00Z" w16du:dateUtc="2026-09-16T15:44:00Z">
          <w:pPr>
            <w:jc w:val="both"/>
          </w:pPr>
        </w:pPrChange>
      </w:pPr>
      <w:ins w:id="5" w:author="bishal tamang" w:date="2026-09-16T21:29:00Z" w16du:dateUtc="2026-09-16T15:44:00Z">
        <w:r>
          <w:t xml:space="preserve">1.1 </w:t>
        </w:r>
      </w:ins>
      <w:ins w:id="6" w:author="bishal tamang" w:date="2026-09-16T21:18:00Z" w16du:dateUtc="2026-09-16T15:33:00Z">
        <w:r w:rsidR="006161D4" w:rsidRPr="00B005A7">
          <w:t>Background</w:t>
        </w:r>
      </w:ins>
    </w:p>
    <w:p w14:paraId="0F091C64" w14:textId="413BFF8D" w:rsidR="00B005A7" w:rsidRDefault="006161D4" w:rsidP="00B005A7">
      <w:pPr>
        <w:jc w:val="both"/>
        <w:rPr>
          <w:ins w:id="7" w:author="bishal tamang" w:date="2026-09-16T21:28:00Z" w16du:dateUtc="2026-09-16T15:43:00Z"/>
        </w:rPr>
      </w:pPr>
      <w:ins w:id="8" w:author="bishal tamang" w:date="2026-09-16T21:18:00Z" w16du:dateUtc="2026-09-16T15:33:00Z">
        <w:r>
          <w:t xml:space="preserve">As there </w:t>
        </w:r>
      </w:ins>
      <w:ins w:id="9" w:author="bishal tamang" w:date="2026-09-16T21:19:00Z" w16du:dateUtc="2026-09-16T15:34:00Z">
        <w:r>
          <w:t xml:space="preserve">is </w:t>
        </w:r>
      </w:ins>
      <w:ins w:id="10" w:author="bishal tamang" w:date="2026-09-16T21:18:00Z" w16du:dateUtc="2026-09-16T15:33:00Z">
        <w:r>
          <w:t xml:space="preserve">increase in use of modern websites </w:t>
        </w:r>
      </w:ins>
      <w:ins w:id="11" w:author="bishal tamang" w:date="2026-09-16T21:19:00Z" w16du:dateUtc="2026-09-16T15:34:00Z">
        <w:r>
          <w:t xml:space="preserve">which are built using multiple and different technologies, techniques and structure. </w:t>
        </w:r>
      </w:ins>
      <w:ins w:id="12" w:author="bishal tamang" w:date="2026-09-16T21:20:00Z" w16du:dateUtc="2026-09-16T15:35:00Z">
        <w:r>
          <w:t>For a developer or a designer already well build websites are the best for their study and improvement but for getting the information abo</w:t>
        </w:r>
      </w:ins>
      <w:ins w:id="13" w:author="bishal tamang" w:date="2026-09-16T21:21:00Z" w16du:dateUtc="2026-09-16T15:36:00Z">
        <w:r>
          <w:t xml:space="preserve">ut it </w:t>
        </w:r>
        <w:proofErr w:type="spellStart"/>
        <w:r>
          <w:t>it</w:t>
        </w:r>
        <w:proofErr w:type="spellEnd"/>
        <w:r>
          <w:t xml:space="preserve"> might require some difficult or complex browsing tools which mostly affects the beginners who are willing to understand.</w:t>
        </w:r>
      </w:ins>
      <w:ins w:id="14" w:author="bishal tamang" w:date="2026-09-16T21:22:00Z" w16du:dateUtc="2026-09-16T15:37:00Z">
        <w:r>
          <w:t xml:space="preserve"> The existing browser extension tools helps in different ways of the website analysis</w:t>
        </w:r>
      </w:ins>
      <w:ins w:id="15" w:author="bishal tamang" w:date="2026-09-16T21:23:00Z" w16du:dateUtc="2026-09-16T15:38:00Z">
        <w:r>
          <w:t>, like some in technologies while some other focus on UI or graphical and other web features.</w:t>
        </w:r>
      </w:ins>
    </w:p>
    <w:p w14:paraId="009131B1" w14:textId="7139A98B" w:rsidR="00BF0917" w:rsidRDefault="006161D4" w:rsidP="00B005A7">
      <w:pPr>
        <w:jc w:val="both"/>
        <w:rPr>
          <w:ins w:id="16" w:author="bishal tamang" w:date="2026-09-16T21:29:00Z" w16du:dateUtc="2026-09-16T15:44:00Z"/>
        </w:rPr>
      </w:pPr>
      <w:proofErr w:type="spellStart"/>
      <w:ins w:id="17" w:author="bishal tamang" w:date="2026-09-16T21:23:00Z" w16du:dateUtc="2026-09-16T15:38:00Z">
        <w:r>
          <w:t>WebLens</w:t>
        </w:r>
        <w:proofErr w:type="spellEnd"/>
        <w:r>
          <w:t xml:space="preserve"> is a</w:t>
        </w:r>
      </w:ins>
      <w:ins w:id="18" w:author="bishal tamang" w:date="2026-09-16T21:24:00Z" w16du:dateUtc="2026-09-16T15:39:00Z">
        <w:r>
          <w:t xml:space="preserve"> chrome extension which is designed to help or support in the simplest way possible to </w:t>
        </w:r>
        <w:proofErr w:type="spellStart"/>
        <w:r>
          <w:t>a</w:t>
        </w:r>
      </w:ins>
      <w:ins w:id="19" w:author="bishal tamang" w:date="2026-09-16T21:32:00Z" w16du:dateUtc="2026-09-16T15:47:00Z">
        <w:r w:rsidR="00B005A7">
          <w:t>n</w:t>
        </w:r>
      </w:ins>
      <w:ins w:id="20" w:author="bishal tamang" w:date="2026-09-16T21:24:00Z" w16du:dateUtc="2026-09-16T15:39:00Z">
        <w:r>
          <w:t>lay</w:t>
        </w:r>
      </w:ins>
      <w:ins w:id="21" w:author="bishal tamang" w:date="2026-09-16T21:32:00Z" w16du:dateUtc="2026-09-16T15:47:00Z">
        <w:r w:rsidR="00B005A7">
          <w:t>s</w:t>
        </w:r>
      </w:ins>
      <w:ins w:id="22" w:author="bishal tamang" w:date="2026-09-16T21:24:00Z" w16du:dateUtc="2026-09-16T15:39:00Z">
        <w:r>
          <w:t>e</w:t>
        </w:r>
        <w:proofErr w:type="spellEnd"/>
        <w:r>
          <w:t xml:space="preserve"> the website elements, without any complex process.</w:t>
        </w:r>
      </w:ins>
      <w:ins w:id="23" w:author="bishal tamang" w:date="2026-09-16T21:26:00Z" w16du:dateUtc="2026-09-16T15:41:00Z">
        <w:r>
          <w:t xml:space="preserve"> </w:t>
        </w:r>
        <w:proofErr w:type="spellStart"/>
        <w:r>
          <w:t>WebLens</w:t>
        </w:r>
        <w:proofErr w:type="spellEnd"/>
        <w:r>
          <w:t xml:space="preserve"> first priority user comes for the beginner</w:t>
        </w:r>
      </w:ins>
      <w:ins w:id="24" w:author="bishal tamang" w:date="2026-09-16T21:28:00Z" w16du:dateUtc="2026-09-16T15:43:00Z">
        <w:r w:rsidR="00B005A7">
          <w:t xml:space="preserve"> developer and students</w:t>
        </w:r>
      </w:ins>
      <w:ins w:id="25" w:author="bishal tamang" w:date="2026-09-16T21:26:00Z" w16du:dateUtc="2026-09-16T15:41:00Z">
        <w:r>
          <w:t xml:space="preserve"> to help them understand more easily </w:t>
        </w:r>
        <w:r w:rsidR="00B005A7">
          <w:t>and efficiently.</w:t>
        </w:r>
      </w:ins>
      <w:ins w:id="26" w:author="bishal tamang" w:date="2026-09-16T21:27:00Z" w16du:dateUtc="2026-09-16T15:42:00Z">
        <w:r w:rsidR="00B005A7">
          <w:t xml:space="preserve"> This project also aims in providing real-time UI preview concept. </w:t>
        </w:r>
      </w:ins>
    </w:p>
    <w:p w14:paraId="73355172" w14:textId="69E4FE7D" w:rsidR="00B005A7" w:rsidRDefault="00B005A7" w:rsidP="00B005A7">
      <w:pPr>
        <w:pStyle w:val="Heading2"/>
        <w:rPr>
          <w:ins w:id="27" w:author="bishal tamang" w:date="2026-09-16T21:30:00Z" w16du:dateUtc="2026-09-16T15:45:00Z"/>
        </w:rPr>
        <w:pPrChange w:id="28" w:author="bishal tamang" w:date="2026-09-16T21:30:00Z" w16du:dateUtc="2026-09-16T15:45:00Z">
          <w:pPr>
            <w:jc w:val="both"/>
          </w:pPr>
        </w:pPrChange>
      </w:pPr>
      <w:ins w:id="29" w:author="bishal tamang" w:date="2026-09-16T21:29:00Z" w16du:dateUtc="2026-09-16T15:44:00Z">
        <w:r>
          <w:t>1.2 Problem Statem</w:t>
        </w:r>
      </w:ins>
      <w:ins w:id="30" w:author="bishal tamang" w:date="2026-09-16T21:30:00Z" w16du:dateUtc="2026-09-16T15:45:00Z">
        <w:r>
          <w:t>ent</w:t>
        </w:r>
      </w:ins>
    </w:p>
    <w:p w14:paraId="2FB39C32" w14:textId="2F578B0D" w:rsidR="00B005A7" w:rsidRDefault="00B005A7" w:rsidP="00B005A7">
      <w:pPr>
        <w:jc w:val="both"/>
        <w:rPr>
          <w:ins w:id="31" w:author="bishal tamang" w:date="2026-09-16T21:35:00Z" w16du:dateUtc="2026-09-16T15:50:00Z"/>
        </w:rPr>
      </w:pPr>
      <w:ins w:id="32" w:author="bishal tamang" w:date="2026-09-16T21:30:00Z" w16du:dateUtc="2026-09-16T15:45:00Z">
        <w:r>
          <w:t xml:space="preserve">The process of </w:t>
        </w:r>
      </w:ins>
      <w:ins w:id="33" w:author="bishal tamang" w:date="2026-09-16T21:32:00Z" w16du:dateUtc="2026-09-16T15:47:00Z">
        <w:r>
          <w:t>analyzing</w:t>
        </w:r>
      </w:ins>
      <w:ins w:id="34" w:author="bishal tamang" w:date="2026-09-16T21:30:00Z" w16du:dateUtc="2026-09-16T15:45:00Z">
        <w:r>
          <w:t xml:space="preserve"> a website includes multiple steps just to see the </w:t>
        </w:r>
      </w:ins>
      <w:ins w:id="35" w:author="bishal tamang" w:date="2026-09-16T21:31:00Z" w16du:dateUtc="2026-09-16T15:46:00Z">
        <w:r>
          <w:t>information about an element. Getting exact what co</w:t>
        </w:r>
      </w:ins>
      <w:ins w:id="36" w:author="bishal tamang" w:date="2026-09-16T21:32:00Z" w16du:dateUtc="2026-09-16T15:47:00Z">
        <w:r>
          <w:t>l</w:t>
        </w:r>
      </w:ins>
      <w:ins w:id="37" w:author="bishal tamang" w:date="2026-09-16T21:31:00Z" w16du:dateUtc="2026-09-16T15:46:00Z">
        <w:r>
          <w:t>or is used, knowing about spacing and layout</w:t>
        </w:r>
      </w:ins>
      <w:ins w:id="38" w:author="bishal tamang" w:date="2026-09-16T21:32:00Z" w16du:dateUtc="2026-09-16T15:47:00Z">
        <w:r>
          <w:t>, CSS properties</w:t>
        </w:r>
      </w:ins>
      <w:ins w:id="39" w:author="bishal tamang" w:date="2026-09-16T21:31:00Z" w16du:dateUtc="2026-09-16T15:46:00Z">
        <w:r>
          <w:t xml:space="preserve"> and mostly which tech-stack has been used</w:t>
        </w:r>
      </w:ins>
      <w:ins w:id="40" w:author="bishal tamang" w:date="2026-09-16T21:32:00Z" w16du:dateUtc="2026-09-16T15:47:00Z">
        <w:r>
          <w:t>.</w:t>
        </w:r>
      </w:ins>
      <w:ins w:id="41" w:author="bishal tamang" w:date="2026-09-16T21:33:00Z" w16du:dateUtc="2026-09-16T15:48:00Z">
        <w:r>
          <w:t xml:space="preserve"> These problems are mostly faced by the students and beginner developer who wants to do research and learn from the existing websites. There are some e</w:t>
        </w:r>
      </w:ins>
      <w:ins w:id="42" w:author="bishal tamang" w:date="2026-09-16T21:34:00Z" w16du:dateUtc="2026-09-16T15:49:00Z">
        <w:r>
          <w:t>xisting web</w:t>
        </w:r>
      </w:ins>
      <w:ins w:id="43" w:author="bishal tamang" w:date="2026-09-16T21:37:00Z" w16du:dateUtc="2026-09-16T15:52:00Z">
        <w:r w:rsidR="00F07640">
          <w:t>-</w:t>
        </w:r>
      </w:ins>
      <w:ins w:id="44" w:author="bishal tamang" w:date="2026-09-16T21:34:00Z" w16du:dateUtc="2026-09-16T15:49:00Z">
        <w:r>
          <w:t>analyzing tools but many of them are quite complex for new user and many has the premium features to access it</w:t>
        </w:r>
      </w:ins>
      <w:ins w:id="45" w:author="bishal tamang" w:date="2026-09-16T21:35:00Z" w16du:dateUtc="2026-09-16T15:50:00Z">
        <w:r>
          <w:t xml:space="preserve"> and also not all features are provided by the same application or the extension</w:t>
        </w:r>
      </w:ins>
      <w:ins w:id="46" w:author="bishal tamang" w:date="2026-09-16T21:34:00Z" w16du:dateUtc="2026-09-16T15:49:00Z">
        <w:r>
          <w:t>.</w:t>
        </w:r>
      </w:ins>
    </w:p>
    <w:p w14:paraId="700D5A73" w14:textId="55A828BA" w:rsidR="00B005A7" w:rsidRPr="006161D4" w:rsidRDefault="00B005A7" w:rsidP="00B005A7">
      <w:pPr>
        <w:jc w:val="both"/>
        <w:pPrChange w:id="47" w:author="bishal tamang" w:date="2026-09-16T21:28:00Z" w16du:dateUtc="2026-09-16T15:43:00Z">
          <w:pPr/>
        </w:pPrChange>
      </w:pPr>
      <w:ins w:id="48" w:author="bishal tamang" w:date="2026-09-16T21:35:00Z" w16du:dateUtc="2026-09-16T15:50:00Z">
        <w:r>
          <w:t xml:space="preserve">As a simple result there </w:t>
        </w:r>
      </w:ins>
      <w:ins w:id="49" w:author="bishal tamang" w:date="2026-09-16T21:36:00Z" w16du:dateUtc="2026-09-16T15:51:00Z">
        <w:r>
          <w:t xml:space="preserve">is need of </w:t>
        </w:r>
        <w:proofErr w:type="gramStart"/>
        <w:r>
          <w:t>a</w:t>
        </w:r>
        <w:proofErr w:type="gramEnd"/>
        <w:r>
          <w:t xml:space="preserve"> analyzing tool that helps even the beginners to understand the information like technology and other element properties more easily with a proper user friendly environment and all at a same </w:t>
        </w:r>
      </w:ins>
      <w:ins w:id="50" w:author="bishal tamang" w:date="2026-09-16T21:37:00Z" w16du:dateUtc="2026-09-16T15:52:00Z">
        <w:r>
          <w:t>platform</w:t>
        </w:r>
        <w:r w:rsidR="00F07640">
          <w:t>,</w:t>
        </w:r>
        <w:r>
          <w:t xml:space="preserve"> which is the aim of </w:t>
        </w:r>
        <w:proofErr w:type="spellStart"/>
        <w:r>
          <w:t>WebLens</w:t>
        </w:r>
        <w:proofErr w:type="spellEnd"/>
        <w:r>
          <w:t>.</w:t>
        </w:r>
      </w:ins>
    </w:p>
    <w:sectPr w:rsidR="00B005A7" w:rsidRPr="00616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bishal tamang">
    <w15:presenceInfo w15:providerId="Windows Live" w15:userId="2f9ff840b0136e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26"/>
    <w:rsid w:val="000954CA"/>
    <w:rsid w:val="00264A26"/>
    <w:rsid w:val="002E38CA"/>
    <w:rsid w:val="00325476"/>
    <w:rsid w:val="006161D4"/>
    <w:rsid w:val="00B005A7"/>
    <w:rsid w:val="00BF0917"/>
    <w:rsid w:val="00F0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16C5"/>
  <w15:chartTrackingRefBased/>
  <w15:docId w15:val="{E1971A23-2788-47D6-AF6C-4D6C70D7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A2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161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tamang</dc:creator>
  <cp:keywords/>
  <dc:description/>
  <cp:lastModifiedBy>bishal tamang</cp:lastModifiedBy>
  <cp:revision>2</cp:revision>
  <dcterms:created xsi:type="dcterms:W3CDTF">2026-09-16T15:06:00Z</dcterms:created>
  <dcterms:modified xsi:type="dcterms:W3CDTF">2026-09-16T15:52:00Z</dcterms:modified>
</cp:coreProperties>
</file>